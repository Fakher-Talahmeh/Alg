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بسم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الله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الرحمن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الرحيم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ِAlgorithm Project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br w:type="textWrapping"/>
        <w:t xml:space="preserve">Name: Fakher Talahmeh</w:t>
        <w:br w:type="textWrapping"/>
      </w:r>
    </w:p>
    <w:tbl>
      <w:tblPr>
        <w:tblStyle w:val="Table1"/>
        <w:tblW w:w="9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305"/>
        <w:gridCol w:w="1635"/>
        <w:gridCol w:w="1350"/>
        <w:gridCol w:w="1530"/>
        <w:gridCol w:w="1335"/>
        <w:gridCol w:w="1320"/>
        <w:tblGridChange w:id="0">
          <w:tblGrid>
            <w:gridCol w:w="1005"/>
            <w:gridCol w:w="1305"/>
            <w:gridCol w:w="1635"/>
            <w:gridCol w:w="1350"/>
            <w:gridCol w:w="1530"/>
            <w:gridCol w:w="133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N log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Bubble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Quick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0" w:date="2023-04-30T13:48:4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0.0002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" w:date="2023-04-30T13:27:01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0.0007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" w:date="2023-04-30T13:27:52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0.00008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" w:date="2023-04-30T13:28:01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0.00006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4" w:date="2023-04-30T13:28:13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0.0010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5" w:date="2023-04-30T13:28:26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0.00005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6" w:date="2023-04-30T13:43:08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0.0015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7" w:date="2023-04-30T13:28:47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0.0080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8" w:date="2023-04-30T13:28:55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0.0069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9" w:date="2023-04-30T13:29:12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0.0119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0" w:date="2023-04-30T13:29:28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0.00008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1" w:date="2023-04-30T13:29:46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0.0029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2" w:date="2023-04-30T13:45:25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0.003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3" w:date="2023-04-30T13:30:11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0.04888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4" w:date="2023-04-30T13:30:27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0.04387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5" w:date="2023-04-30T13:30:37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0.06378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6" w:date="2023-04-30T13:31:03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0.00299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7" w:date="2023-04-30T13:31:30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0.01196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8" w:date="2023-04-30T13:46:23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0.007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19" w:date="2023-04-30T13:31:44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0.15658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0" w:date="2023-04-30T13:32:04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0.2164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1" w:date="2023-04-30T13:32:13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0.2473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2" w:date="2023-04-30T13:32:2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0.0029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3" w:date="2023-04-30T13:32:40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0.0109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4" w:date="2023-04-30T13:49:42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0.0186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5" w:date="2023-04-30T13:32:5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0.8687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6" w:date="2023-04-30T13:33:24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1.0512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7" w:date="2023-04-30T13:33:41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1.503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8" w:date="2023-04-30T13:34:00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0.0139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29" w:date="2023-04-30T13:34:14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0.0489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0" w:date="2023-04-30T13:50:02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0.01566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1" w:date="2023-04-30T13:36:08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1.4822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2" w:date="2023-04-30T13:36:1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2.0407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3" w:date="2023-04-30T13:36:2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2.6190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4" w:date="2023-04-30T13:36:58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0.01695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5" w:date="2023-04-30T13:37:0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0.0608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6" w:date="2023-04-30T13:50:10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0.0252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7" w:date="2023-04-30T13:37:19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2.4676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8" w:date="2023-04-30T13:37:28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3.0278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39" w:date="2023-04-30T13:37:37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4.0875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40" w:date="2023-04-30T13:37:51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0.0259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ins w:author="fakheralddin talahmeh" w:id="41" w:date="2023-04-30T13:38:08Z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0.0667</w:t>
              </w:r>
            </w:ins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ins w:author="fakheralddin talahmeh" w:id="42" w:date="2023-04-30T13:51:14Z"/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509113" cy="38623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113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300538" cy="37009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700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E">
      <w:pPr>
        <w:jc w:val="cente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F">
      <w:pPr>
        <w:jc w:val="cente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random</w:t>
        </w:r>
      </w:ins>
    </w:p>
    <w:p w:rsidR="00000000" w:rsidDel="00000000" w:rsidP="00000000" w:rsidRDefault="00000000" w:rsidRPr="00000000" w14:paraId="0000004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time</w:t>
        </w:r>
      </w:ins>
    </w:p>
    <w:p w:rsidR="00000000" w:rsidDel="00000000" w:rsidP="00000000" w:rsidRDefault="00000000" w:rsidRPr="00000000" w14:paraId="0000004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matplotlib.pyplot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as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plt</w:t>
        </w:r>
      </w:ins>
    </w:p>
    <w:p w:rsidR="00000000" w:rsidDel="00000000" w:rsidP="00000000" w:rsidRDefault="00000000" w:rsidRPr="00000000" w14:paraId="0000004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quicksort</w:t>
        </w:r>
      </w:ins>
    </w:p>
    <w:p w:rsidR="00000000" w:rsidDel="00000000" w:rsidP="00000000" w:rsidRDefault="00000000" w:rsidRPr="00000000" w14:paraId="0000004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mergesort</w:t>
        </w:r>
      </w:ins>
    </w:p>
    <w:p w:rsidR="00000000" w:rsidDel="00000000" w:rsidP="00000000" w:rsidRDefault="00000000" w:rsidRPr="00000000" w14:paraId="0000004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selectionsort</w:t>
        </w:r>
      </w:ins>
    </w:p>
    <w:p w:rsidR="00000000" w:rsidDel="00000000" w:rsidP="00000000" w:rsidRDefault="00000000" w:rsidRPr="00000000" w14:paraId="0000004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bubblesort</w:t>
        </w:r>
      </w:ins>
    </w:p>
    <w:p w:rsidR="00000000" w:rsidDel="00000000" w:rsidP="00000000" w:rsidRDefault="00000000" w:rsidRPr="00000000" w14:paraId="0000004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insertionsort</w:t>
        </w:r>
      </w:ins>
    </w:p>
    <w:p w:rsidR="00000000" w:rsidDel="00000000" w:rsidP="00000000" w:rsidRDefault="00000000" w:rsidRPr="00000000" w14:paraId="0000004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selection_comparisons = []</w:t>
        </w:r>
      </w:ins>
    </w:p>
    <w:p w:rsidR="00000000" w:rsidDel="00000000" w:rsidP="00000000" w:rsidRDefault="00000000" w:rsidRPr="00000000" w14:paraId="0000004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bubble_comparisons = []</w:t>
        </w:r>
      </w:ins>
    </w:p>
    <w:p w:rsidR="00000000" w:rsidDel="00000000" w:rsidP="00000000" w:rsidRDefault="00000000" w:rsidRPr="00000000" w14:paraId="0000004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insertion_comparisons = []</w:t>
        </w:r>
      </w:ins>
    </w:p>
    <w:p w:rsidR="00000000" w:rsidDel="00000000" w:rsidP="00000000" w:rsidRDefault="00000000" w:rsidRPr="00000000" w14:paraId="0000004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merge_comparisons = []</w:t>
        </w:r>
      </w:ins>
    </w:p>
    <w:p w:rsidR="00000000" w:rsidDel="00000000" w:rsidP="00000000" w:rsidRDefault="00000000" w:rsidRPr="00000000" w14:paraId="0000004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quick_comparisons = []</w:t>
        </w:r>
      </w:ins>
    </w:p>
    <w:p w:rsidR="00000000" w:rsidDel="00000000" w:rsidP="00000000" w:rsidRDefault="00000000" w:rsidRPr="00000000" w14:paraId="0000004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quicktime = []</w:t>
        </w:r>
      </w:ins>
    </w:p>
    <w:p w:rsidR="00000000" w:rsidDel="00000000" w:rsidP="00000000" w:rsidRDefault="00000000" w:rsidRPr="00000000" w14:paraId="0000004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selectiontime = []</w:t>
        </w:r>
      </w:ins>
    </w:p>
    <w:p w:rsidR="00000000" w:rsidDel="00000000" w:rsidP="00000000" w:rsidRDefault="00000000" w:rsidRPr="00000000" w14:paraId="0000005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mergetime = []</w:t>
        </w:r>
      </w:ins>
    </w:p>
    <w:p w:rsidR="00000000" w:rsidDel="00000000" w:rsidP="00000000" w:rsidRDefault="00000000" w:rsidRPr="00000000" w14:paraId="0000005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insertiontime = []</w:t>
        </w:r>
      </w:ins>
    </w:p>
    <w:p w:rsidR="00000000" w:rsidDel="00000000" w:rsidP="00000000" w:rsidRDefault="00000000" w:rsidRPr="00000000" w14:paraId="0000005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bubbletime = []</w:t>
        </w:r>
      </w:ins>
    </w:p>
    <w:p w:rsidR="00000000" w:rsidDel="00000000" w:rsidP="00000000" w:rsidRDefault="00000000" w:rsidRPr="00000000" w14:paraId="0000005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# Generate the input values and sort using different algorithms</w:t>
        </w:r>
      </w:ins>
    </w:p>
    <w:p w:rsidR="00000000" w:rsidDel="00000000" w:rsidP="00000000" w:rsidRDefault="00000000" w:rsidRPr="00000000" w14:paraId="0000005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5001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100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):</w:t>
        </w:r>
      </w:ins>
    </w:p>
    <w:p w:rsidR="00000000" w:rsidDel="00000000" w:rsidP="00000000" w:rsidRDefault="00000000" w:rsidRPr="00000000" w14:paraId="0000005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input_arr = [random.randint(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100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(n)]</w:t>
        </w:r>
      </w:ins>
    </w:p>
    <w:p w:rsidR="00000000" w:rsidDel="00000000" w:rsidP="00000000" w:rsidRDefault="00000000" w:rsidRPr="00000000" w14:paraId="0000005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quicksort.i = n</w:t>
        </w:r>
      </w:ins>
    </w:p>
    <w:p w:rsidR="00000000" w:rsidDel="00000000" w:rsidP="00000000" w:rsidRDefault="00000000" w:rsidRPr="00000000" w14:paraId="0000005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Selection Sort</w:t>
        </w:r>
      </w:ins>
    </w:p>
    <w:p w:rsidR="00000000" w:rsidDel="00000000" w:rsidP="00000000" w:rsidRDefault="00000000" w:rsidRPr="00000000" w14:paraId="0000005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start_time = time.time()</w:t>
        </w:r>
      </w:ins>
    </w:p>
    <w:p w:rsidR="00000000" w:rsidDel="00000000" w:rsidP="00000000" w:rsidRDefault="00000000" w:rsidRPr="00000000" w14:paraId="0000005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selection_comps = selectionsort.selection_sort(input_arr)</w:t>
        </w:r>
      </w:ins>
    </w:p>
    <w:p w:rsidR="00000000" w:rsidDel="00000000" w:rsidP="00000000" w:rsidRDefault="00000000" w:rsidRPr="00000000" w14:paraId="0000005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end_time = time.time()</w:t>
        </w:r>
      </w:ins>
    </w:p>
    <w:p w:rsidR="00000000" w:rsidDel="00000000" w:rsidP="00000000" w:rsidRDefault="00000000" w:rsidRPr="00000000" w14:paraId="0000005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selection_time = end_time - start_time</w:t>
        </w:r>
      </w:ins>
    </w:p>
    <w:p w:rsidR="00000000" w:rsidDel="00000000" w:rsidP="00000000" w:rsidRDefault="00000000" w:rsidRPr="00000000" w14:paraId="0000005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selectiontime.append(selection_time)</w:t>
        </w:r>
      </w:ins>
    </w:p>
    <w:p w:rsidR="00000000" w:rsidDel="00000000" w:rsidP="00000000" w:rsidRDefault="00000000" w:rsidRPr="00000000" w14:paraId="0000005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selection_comparisons.append(selection_comps)</w:t>
        </w:r>
      </w:ins>
    </w:p>
    <w:p w:rsidR="00000000" w:rsidDel="00000000" w:rsidP="00000000" w:rsidRDefault="00000000" w:rsidRPr="00000000" w14:paraId="0000005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Bubble Sort</w:t>
        </w:r>
      </w:ins>
    </w:p>
    <w:p w:rsidR="00000000" w:rsidDel="00000000" w:rsidP="00000000" w:rsidRDefault="00000000" w:rsidRPr="00000000" w14:paraId="0000006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start_time = time.time()</w:t>
        </w:r>
      </w:ins>
    </w:p>
    <w:p w:rsidR="00000000" w:rsidDel="00000000" w:rsidP="00000000" w:rsidRDefault="00000000" w:rsidRPr="00000000" w14:paraId="0000006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bubble_comps = bubblesort.bubble_sort(input_arr)</w:t>
        </w:r>
      </w:ins>
    </w:p>
    <w:p w:rsidR="00000000" w:rsidDel="00000000" w:rsidP="00000000" w:rsidRDefault="00000000" w:rsidRPr="00000000" w14:paraId="0000006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end_time = time.time()</w:t>
        </w:r>
      </w:ins>
    </w:p>
    <w:p w:rsidR="00000000" w:rsidDel="00000000" w:rsidP="00000000" w:rsidRDefault="00000000" w:rsidRPr="00000000" w14:paraId="0000006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bubble_time = end_time - start_time</w:t>
        </w:r>
      </w:ins>
    </w:p>
    <w:p w:rsidR="00000000" w:rsidDel="00000000" w:rsidP="00000000" w:rsidRDefault="00000000" w:rsidRPr="00000000" w14:paraId="0000006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bubbletime.append(bubble_time)</w:t>
        </w:r>
      </w:ins>
    </w:p>
    <w:p w:rsidR="00000000" w:rsidDel="00000000" w:rsidP="00000000" w:rsidRDefault="00000000" w:rsidRPr="00000000" w14:paraId="0000006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bubble_comparisons.append(bubble_comps)</w:t>
        </w:r>
      </w:ins>
    </w:p>
    <w:p w:rsidR="00000000" w:rsidDel="00000000" w:rsidP="00000000" w:rsidRDefault="00000000" w:rsidRPr="00000000" w14:paraId="0000006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Insertion Sort</w:t>
        </w:r>
      </w:ins>
    </w:p>
    <w:p w:rsidR="00000000" w:rsidDel="00000000" w:rsidP="00000000" w:rsidRDefault="00000000" w:rsidRPr="00000000" w14:paraId="0000006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start_time = time.time()</w:t>
        </w:r>
      </w:ins>
    </w:p>
    <w:p w:rsidR="00000000" w:rsidDel="00000000" w:rsidP="00000000" w:rsidRDefault="00000000" w:rsidRPr="00000000" w14:paraId="0000006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insertion_comps = insertionsort.insertion_sort(input_arr)</w:t>
        </w:r>
      </w:ins>
    </w:p>
    <w:p w:rsidR="00000000" w:rsidDel="00000000" w:rsidP="00000000" w:rsidRDefault="00000000" w:rsidRPr="00000000" w14:paraId="0000006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end_time = time.time()</w:t>
        </w:r>
      </w:ins>
    </w:p>
    <w:p w:rsidR="00000000" w:rsidDel="00000000" w:rsidP="00000000" w:rsidRDefault="00000000" w:rsidRPr="00000000" w14:paraId="0000006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insertion_time = end_time - start_time</w:t>
        </w:r>
      </w:ins>
    </w:p>
    <w:p w:rsidR="00000000" w:rsidDel="00000000" w:rsidP="00000000" w:rsidRDefault="00000000" w:rsidRPr="00000000" w14:paraId="0000006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insertiontime.append(insertion_time)</w:t>
        </w:r>
      </w:ins>
    </w:p>
    <w:p w:rsidR="00000000" w:rsidDel="00000000" w:rsidP="00000000" w:rsidRDefault="00000000" w:rsidRPr="00000000" w14:paraId="0000006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insertion_comparisons.append(insertion_comps)</w:t>
        </w:r>
      </w:ins>
    </w:p>
    <w:p w:rsidR="00000000" w:rsidDel="00000000" w:rsidP="00000000" w:rsidRDefault="00000000" w:rsidRPr="00000000" w14:paraId="0000006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Merge Sort</w:t>
        </w:r>
      </w:ins>
    </w:p>
    <w:p w:rsidR="00000000" w:rsidDel="00000000" w:rsidP="00000000" w:rsidRDefault="00000000" w:rsidRPr="00000000" w14:paraId="0000007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start_time = time.time()</w:t>
        </w:r>
      </w:ins>
    </w:p>
    <w:p w:rsidR="00000000" w:rsidDel="00000000" w:rsidP="00000000" w:rsidRDefault="00000000" w:rsidRPr="00000000" w14:paraId="0000007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merge_comps = mergesort.mergesort_with_count(input_arr)</w:t>
        </w:r>
      </w:ins>
    </w:p>
    <w:p w:rsidR="00000000" w:rsidDel="00000000" w:rsidP="00000000" w:rsidRDefault="00000000" w:rsidRPr="00000000" w14:paraId="0000007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end_time = time.time()</w:t>
        </w:r>
      </w:ins>
    </w:p>
    <w:p w:rsidR="00000000" w:rsidDel="00000000" w:rsidP="00000000" w:rsidRDefault="00000000" w:rsidRPr="00000000" w14:paraId="0000007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merge_time = end_time - start_time</w:t>
        </w:r>
      </w:ins>
    </w:p>
    <w:p w:rsidR="00000000" w:rsidDel="00000000" w:rsidP="00000000" w:rsidRDefault="00000000" w:rsidRPr="00000000" w14:paraId="0000007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mergetime.append(merge_time)</w:t>
        </w:r>
      </w:ins>
    </w:p>
    <w:p w:rsidR="00000000" w:rsidDel="00000000" w:rsidP="00000000" w:rsidRDefault="00000000" w:rsidRPr="00000000" w14:paraId="0000007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merge_comparisons.append(mergesort.comparisons[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])</w:t>
        </w:r>
      </w:ins>
    </w:p>
    <w:p w:rsidR="00000000" w:rsidDel="00000000" w:rsidP="00000000" w:rsidRDefault="00000000" w:rsidRPr="00000000" w14:paraId="0000007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Quick Sort</w:t>
        </w:r>
      </w:ins>
    </w:p>
    <w:p w:rsidR="00000000" w:rsidDel="00000000" w:rsidP="00000000" w:rsidRDefault="00000000" w:rsidRPr="00000000" w14:paraId="0000007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start_time = time.time()</w:t>
        </w:r>
      </w:ins>
    </w:p>
    <w:p w:rsidR="00000000" w:rsidDel="00000000" w:rsidP="00000000" w:rsidRDefault="00000000" w:rsidRPr="00000000" w14:paraId="0000007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quick_comps = quicksort.quicksort_with_count(input_arr)</w:t>
        </w:r>
      </w:ins>
    </w:p>
    <w:p w:rsidR="00000000" w:rsidDel="00000000" w:rsidP="00000000" w:rsidRDefault="00000000" w:rsidRPr="00000000" w14:paraId="0000007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end_time = time.time()</w:t>
        </w:r>
      </w:ins>
    </w:p>
    <w:p w:rsidR="00000000" w:rsidDel="00000000" w:rsidP="00000000" w:rsidRDefault="00000000" w:rsidRPr="00000000" w14:paraId="0000007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quick_time = end_time - start_time</w:t>
        </w:r>
      </w:ins>
    </w:p>
    <w:p w:rsidR="00000000" w:rsidDel="00000000" w:rsidP="00000000" w:rsidRDefault="00000000" w:rsidRPr="00000000" w14:paraId="0000007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quicktime.append(quick_time)</w:t>
        </w:r>
      </w:ins>
    </w:p>
    <w:p w:rsidR="00000000" w:rsidDel="00000000" w:rsidP="00000000" w:rsidRDefault="00000000" w:rsidRPr="00000000" w14:paraId="0000007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quick_comparisons.append(quicksort.comparisons[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])</w:t>
        </w:r>
      </w:ins>
    </w:p>
    <w:p w:rsidR="00000000" w:rsidDel="00000000" w:rsidP="00000000" w:rsidRDefault="00000000" w:rsidRPr="00000000" w14:paraId="0000007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print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f"n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Selection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selection_comps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,Time 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selection_time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 | Bubble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bubble_comps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,Time 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bubble_time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 | "</w:t>
        </w:r>
      </w:ins>
    </w:p>
    <w:p w:rsidR="00000000" w:rsidDel="00000000" w:rsidP="00000000" w:rsidRDefault="00000000" w:rsidRPr="00000000" w14:paraId="0000008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f"Insertion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insertion_comps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,Time 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insertion_time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 | Merge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mergesort.comparisons[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,Time 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merge_time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 | "</w:t>
        </w:r>
      </w:ins>
    </w:p>
    <w:p w:rsidR="00000000" w:rsidDel="00000000" w:rsidP="00000000" w:rsidRDefault="00000000" w:rsidRPr="00000000" w14:paraId="0000008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f"Quick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quicksort.comparisons[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,Time 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{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quick_time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}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"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8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# Plot the results</w:t>
        </w:r>
      </w:ins>
    </w:p>
    <w:p w:rsidR="00000000" w:rsidDel="00000000" w:rsidP="00000000" w:rsidRDefault="00000000" w:rsidRPr="00000000" w14:paraId="0000008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n_values = [i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5001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100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)]</w:t>
        </w:r>
      </w:ins>
    </w:p>
    <w:p w:rsidR="00000000" w:rsidDel="00000000" w:rsidP="00000000" w:rsidRDefault="00000000" w:rsidRPr="00000000" w14:paraId="0000008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plt.figure(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"Fakher: Project Algorithm"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selection_comparisons,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'Selection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bubble_comparisons,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'Bubble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insertion_comparisons,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'Insertion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merge_comparisons,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'Merge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quick_comparisons,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'Quick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plt.xlabel(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'Input Size (n)'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plt.ylabel(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'Total Number of Element Comparisons'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8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plt.title(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'Sorting Algorithm Comparison'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plt.legend()</w:t>
        </w:r>
      </w:ins>
    </w:p>
    <w:p w:rsidR="00000000" w:rsidDel="00000000" w:rsidP="00000000" w:rsidRDefault="00000000" w:rsidRPr="00000000" w14:paraId="0000009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plt.show()</w:t>
        </w:r>
      </w:ins>
    </w:p>
    <w:p w:rsidR="00000000" w:rsidDel="00000000" w:rsidP="00000000" w:rsidRDefault="00000000" w:rsidRPr="00000000" w14:paraId="0000009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plt.figure(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"Fakher: Project Algorithm"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selectiontime,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'Selection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bubbletime,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'Bubble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insertiontime,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'Insertion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mergetime,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'Merge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plt.plot(n_values, quicktime,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label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'Quick Sort'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plt.xlabel(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'Input Size (n)'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plt.ylabel(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'Time'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plt.title(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'Sorting Algorithm Comparison'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</w:t>
        </w:r>
      </w:ins>
    </w:p>
    <w:p w:rsidR="00000000" w:rsidDel="00000000" w:rsidP="00000000" w:rsidRDefault="00000000" w:rsidRPr="00000000" w14:paraId="0000009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plt.legend()</w:t>
        </w:r>
      </w:ins>
    </w:p>
    <w:p w:rsidR="00000000" w:rsidDel="00000000" w:rsidP="00000000" w:rsidRDefault="00000000" w:rsidRPr="00000000" w14:paraId="0000009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plt.show()</w:t>
        </w:r>
      </w:ins>
    </w:p>
    <w:p w:rsidR="00000000" w:rsidDel="00000000" w:rsidP="00000000" w:rsidRDefault="00000000" w:rsidRPr="00000000" w14:paraId="0000009D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9E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 Sort</w:t>
        </w:r>
      </w:ins>
    </w:p>
    <w:p w:rsidR="00000000" w:rsidDel="00000000" w:rsidP="00000000" w:rsidRDefault="00000000" w:rsidRPr="00000000" w14:paraId="0000009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random</w:t>
        </w:r>
      </w:ins>
    </w:p>
    <w:p w:rsidR="00000000" w:rsidDel="00000000" w:rsidP="00000000" w:rsidRDefault="00000000" w:rsidRPr="00000000" w14:paraId="000000A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A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bubble_sort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0A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n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</w:t>
        </w:r>
      </w:ins>
    </w:p>
    <w:p w:rsidR="00000000" w:rsidDel="00000000" w:rsidP="00000000" w:rsidRDefault="00000000" w:rsidRPr="00000000" w14:paraId="000000A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A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(n):</w:t>
        </w:r>
      </w:ins>
    </w:p>
    <w:p w:rsidR="00000000" w:rsidDel="00000000" w:rsidP="00000000" w:rsidRDefault="00000000" w:rsidRPr="00000000" w14:paraId="000000A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j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(n-i-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):</w:t>
        </w:r>
      </w:ins>
    </w:p>
    <w:p w:rsidR="00000000" w:rsidDel="00000000" w:rsidP="00000000" w:rsidRDefault="00000000" w:rsidRPr="00000000" w14:paraId="000000A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arr[j] &gt; arr[j+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]:</w:t>
        </w:r>
      </w:ins>
    </w:p>
    <w:p w:rsidR="00000000" w:rsidDel="00000000" w:rsidP="00000000" w:rsidRDefault="00000000" w:rsidRPr="00000000" w14:paraId="000000A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arr[j], arr[j+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= arr[j+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], arr[j]</w:t>
        </w:r>
      </w:ins>
    </w:p>
    <w:p w:rsidR="00000000" w:rsidDel="00000000" w:rsidP="00000000" w:rsidRDefault="00000000" w:rsidRPr="00000000" w14:paraId="000000A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comparisons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0A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</w:t>
        </w:r>
      </w:ins>
    </w:p>
    <w:p w:rsidR="00000000" w:rsidDel="00000000" w:rsidP="00000000" w:rsidRDefault="00000000" w:rsidRPr="00000000" w14:paraId="000000A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A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arr = random.sample(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i+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), i)</w:t>
        </w:r>
      </w:ins>
    </w:p>
    <w:p w:rsidR="00000000" w:rsidDel="00000000" w:rsidP="00000000" w:rsidRDefault="00000000" w:rsidRPr="00000000" w14:paraId="000000A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 = bubble_sort(arr)</w:t>
        </w:r>
      </w:ins>
    </w:p>
    <w:p w:rsidR="00000000" w:rsidDel="00000000" w:rsidP="00000000" w:rsidRDefault="00000000" w:rsidRPr="00000000" w14:paraId="000000AD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AE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 sort</w:t>
        </w:r>
      </w:ins>
    </w:p>
    <w:p w:rsidR="00000000" w:rsidDel="00000000" w:rsidP="00000000" w:rsidRDefault="00000000" w:rsidRPr="00000000" w14:paraId="000000A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random</w:t>
        </w:r>
      </w:ins>
    </w:p>
    <w:p w:rsidR="00000000" w:rsidDel="00000000" w:rsidP="00000000" w:rsidRDefault="00000000" w:rsidRPr="00000000" w14:paraId="000000B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B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insertion_sort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0B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B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(arr)):</w:t>
        </w:r>
      </w:ins>
    </w:p>
    <w:p w:rsidR="00000000" w:rsidDel="00000000" w:rsidP="00000000" w:rsidRDefault="00000000" w:rsidRPr="00000000" w14:paraId="000000B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key = arr[i]</w:t>
        </w:r>
      </w:ins>
    </w:p>
    <w:p w:rsidR="00000000" w:rsidDel="00000000" w:rsidP="00000000" w:rsidRDefault="00000000" w:rsidRPr="00000000" w14:paraId="000000B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j = i -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0B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while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j &gt;=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and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key &gt; arr[j]:</w:t>
        </w:r>
      </w:ins>
    </w:p>
    <w:p w:rsidR="00000000" w:rsidDel="00000000" w:rsidP="00000000" w:rsidRDefault="00000000" w:rsidRPr="00000000" w14:paraId="000000B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arr[j+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= arr[j]</w:t>
        </w:r>
      </w:ins>
    </w:p>
    <w:p w:rsidR="00000000" w:rsidDel="00000000" w:rsidP="00000000" w:rsidRDefault="00000000" w:rsidRPr="00000000" w14:paraId="000000B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j -=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0B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0B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arr[j+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= key</w:t>
        </w:r>
      </w:ins>
    </w:p>
    <w:p w:rsidR="00000000" w:rsidDel="00000000" w:rsidP="00000000" w:rsidRDefault="00000000" w:rsidRPr="00000000" w14:paraId="000000B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</w:t>
        </w:r>
      </w:ins>
    </w:p>
    <w:p w:rsidR="00000000" w:rsidDel="00000000" w:rsidP="00000000" w:rsidRDefault="00000000" w:rsidRPr="00000000" w14:paraId="000000B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B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arr = random.sample(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i+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), i)</w:t>
        </w:r>
      </w:ins>
    </w:p>
    <w:p w:rsidR="00000000" w:rsidDel="00000000" w:rsidP="00000000" w:rsidRDefault="00000000" w:rsidRPr="00000000" w14:paraId="000000BE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BF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Merge Sort</w:t>
        </w:r>
      </w:ins>
    </w:p>
    <w:p w:rsidR="00000000" w:rsidDel="00000000" w:rsidP="00000000" w:rsidRDefault="00000000" w:rsidRPr="00000000" w14:paraId="000000C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random</w:t>
        </w:r>
      </w:ins>
    </w:p>
    <w:p w:rsidR="00000000" w:rsidDel="00000000" w:rsidP="00000000" w:rsidRDefault="00000000" w:rsidRPr="00000000" w14:paraId="000000C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C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(left, right):</w:t>
        </w:r>
      </w:ins>
    </w:p>
    <w:p w:rsidR="00000000" w:rsidDel="00000000" w:rsidP="00000000" w:rsidRDefault="00000000" w:rsidRPr="00000000" w14:paraId="000000C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result = []</w:t>
        </w:r>
      </w:ins>
    </w:p>
    <w:p w:rsidR="00000000" w:rsidDel="00000000" w:rsidP="00000000" w:rsidRDefault="00000000" w:rsidRPr="00000000" w14:paraId="000000C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i = j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C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while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 &lt;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(left)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and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j &lt;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(right):</w:t>
        </w:r>
      </w:ins>
    </w:p>
    <w:p w:rsidR="00000000" w:rsidDel="00000000" w:rsidP="00000000" w:rsidRDefault="00000000" w:rsidRPr="00000000" w14:paraId="000000C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left[i] &lt; right[j]:</w:t>
        </w:r>
      </w:ins>
    </w:p>
    <w:p w:rsidR="00000000" w:rsidDel="00000000" w:rsidP="00000000" w:rsidRDefault="00000000" w:rsidRPr="00000000" w14:paraId="000000C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result.append(left[i])</w:t>
        </w:r>
      </w:ins>
    </w:p>
    <w:p w:rsidR="00000000" w:rsidDel="00000000" w:rsidP="00000000" w:rsidRDefault="00000000" w:rsidRPr="00000000" w14:paraId="000000C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i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0C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else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C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result.append(right[j])</w:t>
        </w:r>
      </w:ins>
    </w:p>
    <w:p w:rsidR="00000000" w:rsidDel="00000000" w:rsidP="00000000" w:rsidRDefault="00000000" w:rsidRPr="00000000" w14:paraId="000000C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j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0C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result += left[i:]</w:t>
        </w:r>
      </w:ins>
    </w:p>
    <w:p w:rsidR="00000000" w:rsidDel="00000000" w:rsidP="00000000" w:rsidRDefault="00000000" w:rsidRPr="00000000" w14:paraId="000000C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result += right[j:]</w:t>
        </w:r>
      </w:ins>
    </w:p>
    <w:p w:rsidR="00000000" w:rsidDel="00000000" w:rsidP="00000000" w:rsidRDefault="00000000" w:rsidRPr="00000000" w14:paraId="000000C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result</w:t>
        </w:r>
      </w:ins>
    </w:p>
    <w:p w:rsidR="00000000" w:rsidDel="00000000" w:rsidP="00000000" w:rsidRDefault="00000000" w:rsidRPr="00000000" w14:paraId="000000C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D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mergesort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0D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 &lt;=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D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</w:t>
        </w:r>
      </w:ins>
    </w:p>
    <w:p w:rsidR="00000000" w:rsidDel="00000000" w:rsidP="00000000" w:rsidRDefault="00000000" w:rsidRPr="00000000" w14:paraId="000000D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mid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 //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2</w:t>
        </w:r>
      </w:ins>
    </w:p>
    <w:p w:rsidR="00000000" w:rsidDel="00000000" w:rsidP="00000000" w:rsidRDefault="00000000" w:rsidRPr="00000000" w14:paraId="000000D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left = mergesort(arr[:mid])</w:t>
        </w:r>
      </w:ins>
    </w:p>
    <w:p w:rsidR="00000000" w:rsidDel="00000000" w:rsidP="00000000" w:rsidRDefault="00000000" w:rsidRPr="00000000" w14:paraId="000000D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right = mergesort(arr[mid:])</w:t>
        </w:r>
      </w:ins>
    </w:p>
    <w:p w:rsidR="00000000" w:rsidDel="00000000" w:rsidP="00000000" w:rsidRDefault="00000000" w:rsidRPr="00000000" w14:paraId="000000D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merge(left, right)</w:t>
        </w:r>
      </w:ins>
    </w:p>
    <w:p w:rsidR="00000000" w:rsidDel="00000000" w:rsidP="00000000" w:rsidRDefault="00000000" w:rsidRPr="00000000" w14:paraId="000000D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D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arr = random.sample(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i+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), i)</w:t>
        </w:r>
      </w:ins>
    </w:p>
    <w:p w:rsidR="00000000" w:rsidDel="00000000" w:rsidP="00000000" w:rsidRDefault="00000000" w:rsidRPr="00000000" w14:paraId="000000D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 = 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to keep track of number of comparisons made</w:t>
        </w:r>
      </w:ins>
    </w:p>
    <w:p w:rsidR="00000000" w:rsidDel="00000000" w:rsidP="00000000" w:rsidRDefault="00000000" w:rsidRPr="00000000" w14:paraId="000000D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D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mergesort_with_count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0D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 &lt;=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D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</w:t>
        </w:r>
      </w:ins>
    </w:p>
    <w:p w:rsidR="00000000" w:rsidDel="00000000" w:rsidP="00000000" w:rsidRDefault="00000000" w:rsidRPr="00000000" w14:paraId="000000D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mid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 //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2</w:t>
        </w:r>
      </w:ins>
    </w:p>
    <w:p w:rsidR="00000000" w:rsidDel="00000000" w:rsidP="00000000" w:rsidRDefault="00000000" w:rsidRPr="00000000" w14:paraId="000000D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left = mergesort_with_count(arr[:mid])</w:t>
        </w:r>
      </w:ins>
    </w:p>
    <w:p w:rsidR="00000000" w:rsidDel="00000000" w:rsidP="00000000" w:rsidRDefault="00000000" w:rsidRPr="00000000" w14:paraId="000000E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right = mergesort_with_count(arr[mid:])</w:t>
        </w:r>
      </w:ins>
    </w:p>
    <w:p w:rsidR="00000000" w:rsidDel="00000000" w:rsidP="00000000" w:rsidRDefault="00000000" w:rsidRPr="00000000" w14:paraId="000000E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merged = merge(left, right)</w:t>
        </w:r>
      </w:ins>
    </w:p>
    <w:p w:rsidR="00000000" w:rsidDel="00000000" w:rsidP="00000000" w:rsidRDefault="00000000" w:rsidRPr="00000000" w14:paraId="000000E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comparisons[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(merged)</w:t>
        </w:r>
      </w:ins>
    </w:p>
    <w:p w:rsidR="00000000" w:rsidDel="00000000" w:rsidP="00000000" w:rsidRDefault="00000000" w:rsidRPr="00000000" w14:paraId="000000E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merged</w:t>
        </w:r>
      </w:ins>
    </w:p>
    <w:p w:rsidR="00000000" w:rsidDel="00000000" w:rsidP="00000000" w:rsidRDefault="00000000" w:rsidRPr="00000000" w14:paraId="000000E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E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sorted_arr = mergesort_with_count(arr)</w:t>
        </w:r>
      </w:ins>
    </w:p>
    <w:p w:rsidR="00000000" w:rsidDel="00000000" w:rsidP="00000000" w:rsidRDefault="00000000" w:rsidRPr="00000000" w14:paraId="000000E6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E7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Quick Sort</w:t>
        </w:r>
      </w:ins>
    </w:p>
    <w:p w:rsidR="00000000" w:rsidDel="00000000" w:rsidP="00000000" w:rsidRDefault="00000000" w:rsidRPr="00000000" w14:paraId="000000E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random</w:t>
        </w:r>
      </w:ins>
    </w:p>
    <w:p w:rsidR="00000000" w:rsidDel="00000000" w:rsidP="00000000" w:rsidRDefault="00000000" w:rsidRPr="00000000" w14:paraId="000000E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E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quicksort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0E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 &lt;=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E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</w:t>
        </w:r>
      </w:ins>
    </w:p>
    <w:p w:rsidR="00000000" w:rsidDel="00000000" w:rsidP="00000000" w:rsidRDefault="00000000" w:rsidRPr="00000000" w14:paraId="000000E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else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E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pivot = arr[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</w:t>
        </w:r>
      </w:ins>
    </w:p>
    <w:p w:rsidR="00000000" w:rsidDel="00000000" w:rsidP="00000000" w:rsidRDefault="00000000" w:rsidRPr="00000000" w14:paraId="000000E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less = []</w:t>
        </w:r>
      </w:ins>
    </w:p>
    <w:p w:rsidR="00000000" w:rsidDel="00000000" w:rsidP="00000000" w:rsidRDefault="00000000" w:rsidRPr="00000000" w14:paraId="000000F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equal = []</w:t>
        </w:r>
      </w:ins>
    </w:p>
    <w:p w:rsidR="00000000" w:rsidDel="00000000" w:rsidP="00000000" w:rsidRDefault="00000000" w:rsidRPr="00000000" w14:paraId="000000F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greater = []</w:t>
        </w:r>
      </w:ins>
    </w:p>
    <w:p w:rsidR="00000000" w:rsidDel="00000000" w:rsidP="00000000" w:rsidRDefault="00000000" w:rsidRPr="00000000" w14:paraId="000000F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x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arr:</w:t>
        </w:r>
      </w:ins>
    </w:p>
    <w:p w:rsidR="00000000" w:rsidDel="00000000" w:rsidP="00000000" w:rsidRDefault="00000000" w:rsidRPr="00000000" w14:paraId="000000F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x &lt; pivot:</w:t>
        </w:r>
      </w:ins>
    </w:p>
    <w:p w:rsidR="00000000" w:rsidDel="00000000" w:rsidP="00000000" w:rsidRDefault="00000000" w:rsidRPr="00000000" w14:paraId="000000F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less.append(x)</w:t>
        </w:r>
      </w:ins>
    </w:p>
    <w:p w:rsidR="00000000" w:rsidDel="00000000" w:rsidP="00000000" w:rsidRDefault="00000000" w:rsidRPr="00000000" w14:paraId="000000F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x == pivot:</w:t>
        </w:r>
      </w:ins>
    </w:p>
    <w:p w:rsidR="00000000" w:rsidDel="00000000" w:rsidP="00000000" w:rsidRDefault="00000000" w:rsidRPr="00000000" w14:paraId="000000F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equal.append(x)</w:t>
        </w:r>
      </w:ins>
    </w:p>
    <w:p w:rsidR="00000000" w:rsidDel="00000000" w:rsidP="00000000" w:rsidRDefault="00000000" w:rsidRPr="00000000" w14:paraId="000000F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else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F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greater.append(x)</w:t>
        </w:r>
      </w:ins>
    </w:p>
    <w:p w:rsidR="00000000" w:rsidDel="00000000" w:rsidP="00000000" w:rsidRDefault="00000000" w:rsidRPr="00000000" w14:paraId="000000F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quicksort(less) + equal + quicksort(greater)</w:t>
        </w:r>
      </w:ins>
    </w:p>
    <w:p w:rsidR="00000000" w:rsidDel="00000000" w:rsidP="00000000" w:rsidRDefault="00000000" w:rsidRPr="00000000" w14:paraId="000000F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0F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arr = random.sample(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i+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), i)</w:t>
        </w:r>
      </w:ins>
    </w:p>
    <w:p w:rsidR="00000000" w:rsidDel="00000000" w:rsidP="00000000" w:rsidRDefault="00000000" w:rsidRPr="00000000" w14:paraId="000000F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 = 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# to keep track of number of comparisons made</w:t>
        </w:r>
      </w:ins>
    </w:p>
    <w:p w:rsidR="00000000" w:rsidDel="00000000" w:rsidP="00000000" w:rsidRDefault="00000000" w:rsidRPr="00000000" w14:paraId="000000F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quicksort_with_count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0F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 &lt;=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0F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</w:t>
        </w:r>
      </w:ins>
    </w:p>
    <w:p w:rsidR="00000000" w:rsidDel="00000000" w:rsidP="00000000" w:rsidRDefault="00000000" w:rsidRPr="00000000" w14:paraId="0000010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else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101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pivot = arr[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</w:t>
        </w:r>
      </w:ins>
    </w:p>
    <w:p w:rsidR="00000000" w:rsidDel="00000000" w:rsidP="00000000" w:rsidRDefault="00000000" w:rsidRPr="00000000" w14:paraId="0000010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less = []</w:t>
        </w:r>
      </w:ins>
    </w:p>
    <w:p w:rsidR="00000000" w:rsidDel="00000000" w:rsidP="00000000" w:rsidRDefault="00000000" w:rsidRPr="00000000" w14:paraId="0000010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equal = []</w:t>
        </w:r>
      </w:ins>
    </w:p>
    <w:p w:rsidR="00000000" w:rsidDel="00000000" w:rsidP="00000000" w:rsidRDefault="00000000" w:rsidRPr="00000000" w14:paraId="0000010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greater = []</w:t>
        </w:r>
      </w:ins>
    </w:p>
    <w:p w:rsidR="00000000" w:rsidDel="00000000" w:rsidP="00000000" w:rsidRDefault="00000000" w:rsidRPr="00000000" w14:paraId="0000010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x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arr:</w:t>
        </w:r>
      </w:ins>
    </w:p>
    <w:p w:rsidR="00000000" w:rsidDel="00000000" w:rsidP="00000000" w:rsidRDefault="00000000" w:rsidRPr="00000000" w14:paraId="0000010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comparisons[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]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10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x &lt; pivot:</w:t>
        </w:r>
      </w:ins>
    </w:p>
    <w:p w:rsidR="00000000" w:rsidDel="00000000" w:rsidP="00000000" w:rsidRDefault="00000000" w:rsidRPr="00000000" w14:paraId="0000010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less.append(x)</w:t>
        </w:r>
      </w:ins>
    </w:p>
    <w:p w:rsidR="00000000" w:rsidDel="00000000" w:rsidP="00000000" w:rsidRDefault="00000000" w:rsidRPr="00000000" w14:paraId="0000010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x == pivot:</w:t>
        </w:r>
      </w:ins>
    </w:p>
    <w:p w:rsidR="00000000" w:rsidDel="00000000" w:rsidP="00000000" w:rsidRDefault="00000000" w:rsidRPr="00000000" w14:paraId="0000010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equal.append(x)</w:t>
        </w:r>
      </w:ins>
    </w:p>
    <w:p w:rsidR="00000000" w:rsidDel="00000000" w:rsidP="00000000" w:rsidRDefault="00000000" w:rsidRPr="00000000" w14:paraId="0000010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else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:</w:t>
        </w:r>
      </w:ins>
    </w:p>
    <w:p w:rsidR="00000000" w:rsidDel="00000000" w:rsidP="00000000" w:rsidRDefault="00000000" w:rsidRPr="00000000" w14:paraId="0000010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greater.append(x)</w:t>
        </w:r>
      </w:ins>
    </w:p>
    <w:p w:rsidR="00000000" w:rsidDel="00000000" w:rsidP="00000000" w:rsidRDefault="00000000" w:rsidRPr="00000000" w14:paraId="0000010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quicksort_with_count(less) + equal + quicksort_with_count(greater)</w:t>
        </w:r>
      </w:ins>
    </w:p>
    <w:p w:rsidR="00000000" w:rsidDel="00000000" w:rsidP="00000000" w:rsidRDefault="00000000" w:rsidRPr="00000000" w14:paraId="0000010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sorted_arr = quicksort_with_count(arr)</w:t>
        </w:r>
      </w:ins>
    </w:p>
    <w:p w:rsidR="00000000" w:rsidDel="00000000" w:rsidP="00000000" w:rsidRDefault="00000000" w:rsidRPr="00000000" w14:paraId="00000110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1">
      <w:pPr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 Sort</w:t>
        </w:r>
      </w:ins>
    </w:p>
    <w:p w:rsidR="00000000" w:rsidDel="00000000" w:rsidP="00000000" w:rsidRDefault="00000000" w:rsidRPr="00000000" w14:paraId="00000112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import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random</w:t>
        </w:r>
      </w:ins>
    </w:p>
    <w:p w:rsidR="00000000" w:rsidDel="00000000" w:rsidP="00000000" w:rsidRDefault="00000000" w:rsidRPr="00000000" w14:paraId="00000113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4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def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selection_sort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(arr):</w:t>
        </w:r>
      </w:ins>
    </w:p>
    <w:p w:rsidR="00000000" w:rsidDel="00000000" w:rsidP="00000000" w:rsidRDefault="00000000" w:rsidRPr="00000000" w14:paraId="00000115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comparisons 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116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(arr)):</w:t>
        </w:r>
      </w:ins>
    </w:p>
    <w:p w:rsidR="00000000" w:rsidDel="00000000" w:rsidP="00000000" w:rsidRDefault="00000000" w:rsidRPr="00000000" w14:paraId="00000117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min_idx = i</w:t>
        </w:r>
      </w:ins>
    </w:p>
    <w:p w:rsidR="00000000" w:rsidDel="00000000" w:rsidP="00000000" w:rsidRDefault="00000000" w:rsidRPr="00000000" w14:paraId="00000118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for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j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(i+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len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(arr)):</w:t>
        </w:r>
      </w:ins>
    </w:p>
    <w:p w:rsidR="00000000" w:rsidDel="00000000" w:rsidP="00000000" w:rsidRDefault="00000000" w:rsidRPr="00000000" w14:paraId="00000119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if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arr[j] &lt; arr[min_idx]:</w:t>
        </w:r>
      </w:ins>
    </w:p>
    <w:p w:rsidR="00000000" w:rsidDel="00000000" w:rsidP="00000000" w:rsidRDefault="00000000" w:rsidRPr="00000000" w14:paraId="0000011A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    min_idx = j</w:t>
        </w:r>
      </w:ins>
    </w:p>
    <w:p w:rsidR="00000000" w:rsidDel="00000000" w:rsidP="00000000" w:rsidRDefault="00000000" w:rsidRPr="00000000" w14:paraId="0000011B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    comparisons +=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</w:ins>
    </w:p>
    <w:p w:rsidR="00000000" w:rsidDel="00000000" w:rsidP="00000000" w:rsidRDefault="00000000" w:rsidRPr="00000000" w14:paraId="0000011C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 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arr[i], arr[min_idx] = arr[min_idx], arr[i]</w:t>
        </w:r>
      </w:ins>
    </w:p>
    <w:p w:rsidR="00000000" w:rsidDel="00000000" w:rsidP="00000000" w:rsidRDefault="00000000" w:rsidRPr="00000000" w14:paraId="0000011D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  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return 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</w:t>
        </w:r>
      </w:ins>
    </w:p>
    <w:p w:rsidR="00000000" w:rsidDel="00000000" w:rsidP="00000000" w:rsidRDefault="00000000" w:rsidRPr="00000000" w14:paraId="0000011E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i=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0</w:t>
        </w:r>
      </w:ins>
    </w:p>
    <w:p w:rsidR="00000000" w:rsidDel="00000000" w:rsidP="00000000" w:rsidRDefault="00000000" w:rsidRPr="00000000" w14:paraId="0000011F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arr = random.sample(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range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(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, i+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1</w:t>
        </w:r>
        <w:r w:rsidDel="00000000" w:rsidR="00000000" w:rsidRPr="00000000">
          <w:rPr>
            <w:b w:val="1"/>
            <w:sz w:val="30"/>
            <w:szCs w:val="30"/>
            <w:rtl w:val="0"/>
          </w:rPr>
          <w:t xml:space="preserve">), i)</w:t>
        </w:r>
      </w:ins>
    </w:p>
    <w:p w:rsidR="00000000" w:rsidDel="00000000" w:rsidP="00000000" w:rsidRDefault="00000000" w:rsidRPr="00000000" w14:paraId="00000120">
      <w:pPr>
        <w:shd w:fill="1e1f22" w:val="clear"/>
        <w:rPr>
          <w:ins w:author="fakheralddin talahmeh" w:id="42" w:date="2023-04-30T13:51:14Z"/>
          <w:b w:val="1"/>
          <w:sz w:val="30"/>
          <w:szCs w:val="30"/>
        </w:rPr>
      </w:pPr>
      <w:ins w:author="fakheralddin talahmeh" w:id="42" w:date="2023-04-30T13:51:14Z">
        <w:r w:rsidDel="00000000" w:rsidR="00000000" w:rsidRPr="00000000">
          <w:rPr>
            <w:b w:val="1"/>
            <w:sz w:val="30"/>
            <w:szCs w:val="30"/>
            <w:rtl w:val="0"/>
          </w:rPr>
          <w:t xml:space="preserve">comparisons = selection_sort(arr)</w:t>
        </w:r>
      </w:ins>
    </w:p>
    <w:p w:rsidR="00000000" w:rsidDel="00000000" w:rsidP="00000000" w:rsidRDefault="00000000" w:rsidRPr="00000000" w14:paraId="00000121">
      <w:pPr>
        <w:rPr>
          <w:b w:val="1"/>
          <w:sz w:val="30"/>
          <w:szCs w:val="30"/>
        </w:rPr>
        <w:pPrChange w:author="fakheralddin talahmeh" w:id="0" w:date="2023-04-30T13:51:24Z">
          <w:pPr>
            <w:jc w:val="center"/>
          </w:pPr>
        </w:pPrChange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